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1CC1C" w14:textId="77777777" w:rsidR="00697C42" w:rsidRPr="00C4233E" w:rsidRDefault="00697C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lang w:val="cs-CZ"/>
        </w:rPr>
      </w:pPr>
    </w:p>
    <w:p w14:paraId="21802457" w14:textId="77777777" w:rsidR="00697C42" w:rsidRPr="00C4233E" w:rsidRDefault="00000000">
      <w:pPr>
        <w:pStyle w:val="Nzev"/>
        <w:rPr>
          <w:lang w:val="cs-CZ"/>
        </w:rPr>
      </w:pPr>
      <w:sdt>
        <w:sdtPr>
          <w:rPr>
            <w:lang w:val="cs-CZ"/>
          </w:rPr>
          <w:tag w:val="goog_rdk_1"/>
          <w:id w:val="1910506867"/>
        </w:sdtPr>
        <w:sdtContent>
          <w:ins w:id="0" w:author="Miroslav Matula" w:date="2024-01-02T15:56:00Z">
            <w:r w:rsidRPr="00C4233E">
              <w:rPr>
                <w:rFonts w:ascii="Arial" w:eastAsia="Arial" w:hAnsi="Arial" w:cs="Arial"/>
                <w:color w:val="000000"/>
                <w:sz w:val="22"/>
                <w:szCs w:val="22"/>
                <w:lang w:val="cs-CZ"/>
              </w:rPr>
              <w:t xml:space="preserve"> </w:t>
            </w:r>
          </w:ins>
        </w:sdtContent>
      </w:sdt>
      <w:r w:rsidRPr="00C4233E">
        <w:rPr>
          <w:lang w:val="cs-CZ"/>
        </w:rPr>
        <w:t>6. Projekty, zdrojové a hlavičkové soubory v jazyce C</w:t>
      </w:r>
    </w:p>
    <w:p w14:paraId="4BFEF319" w14:textId="77777777" w:rsidR="00697C42" w:rsidRPr="00C4233E" w:rsidRDefault="00697C42">
      <w:pPr>
        <w:rPr>
          <w:lang w:val="cs-CZ"/>
        </w:rPr>
      </w:pPr>
    </w:p>
    <w:p w14:paraId="0EC0E997" w14:textId="77777777" w:rsidR="00697C42" w:rsidRPr="00C423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highlight w:val="yellow"/>
          <w:lang w:val="cs-CZ"/>
        </w:rPr>
        <w:t>Modularizace</w:t>
      </w:r>
      <w:r w:rsidRPr="00C4233E">
        <w:rPr>
          <w:color w:val="000000"/>
          <w:lang w:val="cs-CZ"/>
        </w:rPr>
        <w:t xml:space="preserve"> – rozdělení kódu do projektu</w:t>
      </w:r>
    </w:p>
    <w:p w14:paraId="19CE01BA" w14:textId="77777777" w:rsidR="00697C42" w:rsidRPr="00C423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highlight w:val="yellow"/>
          <w:lang w:val="cs-CZ"/>
        </w:rPr>
        <w:t>Oddělený překlad</w:t>
      </w:r>
      <w:r w:rsidRPr="00C4233E">
        <w:rPr>
          <w:color w:val="000000"/>
          <w:lang w:val="cs-CZ"/>
        </w:rPr>
        <w:t xml:space="preserve"> jednotlivých částí</w:t>
      </w:r>
    </w:p>
    <w:p w14:paraId="0F24F512" w14:textId="77777777" w:rsidR="00697C42" w:rsidRPr="00C423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Výhody:</w:t>
      </w:r>
    </w:p>
    <w:p w14:paraId="17DA655F" w14:textId="77777777" w:rsidR="00697C42" w:rsidRPr="00C4233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Větší přehlednost</w:t>
      </w:r>
    </w:p>
    <w:p w14:paraId="306F98F9" w14:textId="77777777" w:rsidR="00697C42" w:rsidRPr="00C4233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Menší provázanost</w:t>
      </w:r>
    </w:p>
    <w:p w14:paraId="444C496C" w14:textId="77777777" w:rsidR="00697C42" w:rsidRPr="00C4233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Efektivnější práce v týmu</w:t>
      </w:r>
    </w:p>
    <w:p w14:paraId="3DA97A38" w14:textId="77777777" w:rsidR="00697C42" w:rsidRPr="00C4233E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C4233E">
        <w:rPr>
          <w:color w:val="000000"/>
          <w:lang w:val="cs-CZ"/>
        </w:rPr>
        <w:t>Znovuvyužití kódu</w:t>
      </w:r>
    </w:p>
    <w:p w14:paraId="29C282D9" w14:textId="77777777" w:rsidR="00697C42" w:rsidRPr="00C4233E" w:rsidRDefault="00000000">
      <w:pPr>
        <w:pStyle w:val="Nadpis2"/>
        <w:rPr>
          <w:b/>
          <w:color w:val="000000"/>
          <w:lang w:val="cs-CZ"/>
        </w:rPr>
      </w:pPr>
      <w:r w:rsidRPr="00C4233E">
        <w:rPr>
          <w:b/>
          <w:color w:val="000000"/>
          <w:lang w:val="cs-CZ"/>
        </w:rPr>
        <w:t>Linker</w:t>
      </w:r>
    </w:p>
    <w:p w14:paraId="262283C5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Obdrží seznam přeložených souborů</w:t>
      </w:r>
      <w:sdt>
        <w:sdtPr>
          <w:rPr>
            <w:lang w:val="cs-CZ"/>
          </w:rPr>
          <w:tag w:val="goog_rdk_2"/>
          <w:id w:val="1300413278"/>
        </w:sdtPr>
        <w:sdtContent>
          <w:ins w:id="1" w:author="Ondřej Kučera" w:date="2024-05-13T14:06:00Z">
            <w:r w:rsidRPr="00C4233E">
              <w:rPr>
                <w:color w:val="000000"/>
                <w:lang w:val="cs-CZ"/>
              </w:rPr>
              <w:t xml:space="preserve"> </w:t>
            </w:r>
            <w:proofErr w:type="gramStart"/>
            <w:r w:rsidRPr="00C4233E">
              <w:rPr>
                <w:color w:val="000000"/>
                <w:lang w:val="cs-CZ"/>
              </w:rPr>
              <w:t>(.o</w:t>
            </w:r>
            <w:proofErr w:type="gramEnd"/>
            <w:r w:rsidRPr="00C4233E">
              <w:rPr>
                <w:color w:val="000000"/>
                <w:lang w:val="cs-CZ"/>
              </w:rPr>
              <w:t>)</w:t>
            </w:r>
          </w:ins>
        </w:sdtContent>
      </w:sdt>
      <w:r w:rsidRPr="00C4233E">
        <w:rPr>
          <w:color w:val="000000"/>
          <w:lang w:val="cs-CZ"/>
        </w:rPr>
        <w:t xml:space="preserve"> a propojí je do jednoho spustitelného souboru (.</w:t>
      </w:r>
      <w:proofErr w:type="spellStart"/>
      <w:r w:rsidRPr="00C4233E">
        <w:rPr>
          <w:color w:val="000000"/>
          <w:lang w:val="cs-CZ"/>
        </w:rPr>
        <w:t>exe</w:t>
      </w:r>
      <w:proofErr w:type="spellEnd"/>
      <w:r w:rsidRPr="00C4233E">
        <w:rPr>
          <w:color w:val="000000"/>
          <w:lang w:val="cs-CZ"/>
        </w:rPr>
        <w:t>)</w:t>
      </w:r>
    </w:p>
    <w:p w14:paraId="1525D43E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Umožní tak volat funkce a ostatní napříč soubory</w:t>
      </w:r>
    </w:p>
    <w:p w14:paraId="674C006C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C4233E">
        <w:rPr>
          <w:color w:val="000000"/>
          <w:lang w:val="cs-CZ"/>
        </w:rPr>
        <w:t xml:space="preserve">Využití funkce </w:t>
      </w:r>
      <w:r w:rsidRPr="00C4233E">
        <w:rPr>
          <w:b/>
          <w:color w:val="000000"/>
          <w:lang w:val="cs-CZ"/>
        </w:rPr>
        <w:t>make</w:t>
      </w:r>
      <w:r w:rsidRPr="00C4233E">
        <w:rPr>
          <w:color w:val="000000"/>
          <w:lang w:val="cs-CZ"/>
        </w:rPr>
        <w:t xml:space="preserve"> v souboru </w:t>
      </w:r>
      <w:proofErr w:type="spellStart"/>
      <w:r w:rsidRPr="00C4233E">
        <w:rPr>
          <w:color w:val="000000"/>
          <w:lang w:val="cs-CZ"/>
        </w:rPr>
        <w:t>Makefile</w:t>
      </w:r>
      <w:proofErr w:type="spellEnd"/>
    </w:p>
    <w:p w14:paraId="69B92E63" w14:textId="77777777" w:rsidR="00697C42" w:rsidRPr="00C4233E" w:rsidRDefault="00000000">
      <w:pPr>
        <w:rPr>
          <w:lang w:val="cs-CZ"/>
        </w:rPr>
      </w:pPr>
      <w:r w:rsidRPr="00C4233E">
        <w:rPr>
          <w:noProof/>
          <w:lang w:val="cs-CZ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10B30EE" wp14:editId="55610A54">
                <wp:simplePos x="0" y="0"/>
                <wp:positionH relativeFrom="column">
                  <wp:posOffset>3987800</wp:posOffset>
                </wp:positionH>
                <wp:positionV relativeFrom="paragraph">
                  <wp:posOffset>127000</wp:posOffset>
                </wp:positionV>
                <wp:extent cx="2551659" cy="1238479"/>
                <wp:effectExtent l="0" t="0" r="0" b="0"/>
                <wp:wrapNone/>
                <wp:docPr id="1432581853" name="Obdélník 143258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4933" y="3165523"/>
                          <a:ext cx="2542134" cy="122895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81D7F" w14:textId="77777777" w:rsidR="00697C42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#ifndef SOUBOR_H</w:t>
                            </w:r>
                          </w:p>
                          <w:p w14:paraId="53904B81" w14:textId="77777777" w:rsidR="00697C42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#define SOUBOR_H</w:t>
                            </w:r>
                          </w:p>
                          <w:p w14:paraId="61AD80CF" w14:textId="77777777" w:rsidR="00697C42" w:rsidRDefault="00697C4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8336315" w14:textId="77777777" w:rsidR="00697C42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 xml:space="preserve">void </w:t>
                            </w:r>
                            <w:proofErr w:type="spellStart"/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moje_</w:t>
                            </w:r>
                            <w:proofErr w:type="gramStart"/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funkce</w:t>
                            </w:r>
                            <w:proofErr w:type="spellEnd"/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  <w:shd w:val="clear" w:color="auto" w:fill="F1F1F1"/>
                              </w:rPr>
                              <w:t>;</w:t>
                            </w:r>
                          </w:p>
                          <w:p w14:paraId="466D0D52" w14:textId="77777777" w:rsidR="00697C42" w:rsidRDefault="00697C4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0A4E3D2" w14:textId="77777777" w:rsidR="00697C4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Source Code Pro" w:eastAsia="Source Code Pro" w:hAnsi="Source Code Pro" w:cs="Source Code Pro"/>
                                <w:color w:val="000000"/>
                                <w:sz w:val="21"/>
                              </w:rPr>
                              <w:t>#endif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127000</wp:posOffset>
                </wp:positionV>
                <wp:extent cx="2551659" cy="1238479"/>
                <wp:effectExtent b="0" l="0" r="0" t="0"/>
                <wp:wrapNone/>
                <wp:docPr id="143258185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1659" cy="12384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356F2D" w14:textId="77777777" w:rsidR="00697C42" w:rsidRPr="00C4233E" w:rsidRDefault="00000000">
      <w:pPr>
        <w:pStyle w:val="Nadpis2"/>
        <w:rPr>
          <w:b/>
          <w:color w:val="000000"/>
          <w:lang w:val="cs-CZ"/>
        </w:rPr>
      </w:pPr>
      <w:r w:rsidRPr="00C4233E">
        <w:rPr>
          <w:b/>
          <w:color w:val="000000"/>
          <w:lang w:val="cs-CZ"/>
        </w:rPr>
        <w:t>Hlavičkové soubory (.h)</w:t>
      </w:r>
    </w:p>
    <w:p w14:paraId="1CF6B158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highlight w:val="yellow"/>
          <w:lang w:val="cs-CZ"/>
        </w:rPr>
        <w:t>Deklarace</w:t>
      </w:r>
      <w:r w:rsidRPr="00C4233E">
        <w:rPr>
          <w:color w:val="000000"/>
          <w:lang w:val="cs-CZ"/>
        </w:rPr>
        <w:t xml:space="preserve"> funkcí</w:t>
      </w:r>
    </w:p>
    <w:p w14:paraId="3EFE45F3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Příkazy preprocesoru (knihovny atd.): #include &lt;</w:t>
      </w:r>
      <w:proofErr w:type="spellStart"/>
      <w:r w:rsidRPr="00C4233E">
        <w:rPr>
          <w:color w:val="000000"/>
          <w:lang w:val="cs-CZ"/>
        </w:rPr>
        <w:t>stdio.h</w:t>
      </w:r>
      <w:proofErr w:type="spellEnd"/>
      <w:r w:rsidRPr="00C4233E">
        <w:rPr>
          <w:color w:val="000000"/>
          <w:lang w:val="cs-CZ"/>
        </w:rPr>
        <w:t>&gt;</w:t>
      </w:r>
    </w:p>
    <w:p w14:paraId="3BCE605B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Definice konstant: #define N 10</w:t>
      </w:r>
      <w:r w:rsidRPr="00C4233E">
        <w:rPr>
          <w:lang w:val="cs-CZ"/>
        </w:rPr>
        <w:pict w14:anchorId="06D619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ukopis 128" o:spid="_x0000_s1026" type="#_x0000_t75" style="position:absolute;left:0;text-align:left;margin-left:303.05pt;margin-top:7.8pt;width:6.75pt;height:10.0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">
            <v:imagedata r:id="rId33" o:title=""/>
            <w10:wrap anchorx="margin"/>
          </v:shape>
        </w:pict>
      </w:r>
    </w:p>
    <w:p w14:paraId="77535E2B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Definice maker s parametry</w:t>
      </w:r>
    </w:p>
    <w:p w14:paraId="54509307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Definice globálních datových typů</w:t>
      </w:r>
      <w:r w:rsidRPr="00C4233E">
        <w:rPr>
          <w:lang w:val="cs-CZ"/>
        </w:rPr>
        <w:pict w14:anchorId="5EA4B20E">
          <v:shape id="Rukopis 125" o:spid="_x0000_s1050" type="#_x0000_t75" style="position:absolute;left:0;text-align:left;margin-left:279.8pt;margin-top:-17.75pt;width:28.15pt;height:45.3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">
            <v:imagedata r:id="rId34" o:title=""/>
            <w10:wrap anchorx="margin"/>
          </v:shape>
        </w:pict>
      </w:r>
    </w:p>
    <w:p w14:paraId="322553AD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 xml:space="preserve">Deklarace globálních proměnných: </w:t>
      </w:r>
      <w:proofErr w:type="spellStart"/>
      <w:r w:rsidRPr="00C4233E">
        <w:rPr>
          <w:color w:val="000000"/>
          <w:lang w:val="cs-CZ"/>
        </w:rPr>
        <w:t>int</w:t>
      </w:r>
      <w:proofErr w:type="spellEnd"/>
      <w:r w:rsidRPr="00C4233E">
        <w:rPr>
          <w:color w:val="000000"/>
          <w:lang w:val="cs-CZ"/>
        </w:rPr>
        <w:t xml:space="preserve"> a, b;</w:t>
      </w:r>
      <w:r w:rsidRPr="00C4233E">
        <w:rPr>
          <w:lang w:val="cs-CZ"/>
        </w:rPr>
        <w:pict w14:anchorId="6F4FAE9B">
          <v:shape id="Rukopis 152" o:spid="_x0000_s1049" type="#_x0000_t75" style="position:absolute;left:0;text-align:left;margin-left:359.1pt;margin-top:2.05pt;width:36.2pt;height:12.05pt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">
            <v:imagedata r:id="rId35" o:title=""/>
            <w10:wrap anchorx="margin"/>
          </v:shape>
        </w:pict>
      </w:r>
      <w:r w:rsidRPr="00C4233E">
        <w:rPr>
          <w:lang w:val="cs-CZ"/>
        </w:rPr>
        <w:pict w14:anchorId="5EEA633F">
          <v:shape id="Rukopis 142" o:spid="_x0000_s1048" type="#_x0000_t75" style="position:absolute;left:0;text-align:left;margin-left:304.8pt;margin-top:2.45pt;width:44.1pt;height:11.55pt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">
            <v:imagedata r:id="rId36" o:title=""/>
            <w10:wrap anchorx="margin"/>
          </v:shape>
        </w:pict>
      </w:r>
    </w:p>
    <w:p w14:paraId="5D07EF69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 xml:space="preserve">Definice globálních proměnných: </w:t>
      </w:r>
      <w:proofErr w:type="spellStart"/>
      <w:r w:rsidRPr="00C4233E">
        <w:rPr>
          <w:color w:val="000000"/>
          <w:lang w:val="cs-CZ"/>
        </w:rPr>
        <w:t>int</w:t>
      </w:r>
      <w:proofErr w:type="spellEnd"/>
      <w:r w:rsidRPr="00C4233E">
        <w:rPr>
          <w:color w:val="000000"/>
          <w:lang w:val="cs-CZ"/>
        </w:rPr>
        <w:t xml:space="preserve"> x = 50;</w:t>
      </w:r>
      <w:r w:rsidRPr="00C4233E">
        <w:rPr>
          <w:lang w:val="cs-CZ"/>
        </w:rPr>
        <w:pict w14:anchorId="60EE5A4D">
          <v:shape id="Rukopis 189" o:spid="_x0000_s1047" type="#_x0000_t75" style="position:absolute;left:0;text-align:left;margin-left:374.55pt;margin-top:-14.7pt;width:97.2pt;height:30.8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">
            <v:imagedata r:id="rId37" o:title=""/>
            <w10:wrap anchorx="margin"/>
          </v:shape>
        </w:pict>
      </w:r>
      <w:r w:rsidRPr="00C4233E">
        <w:rPr>
          <w:lang w:val="cs-CZ"/>
        </w:rPr>
        <w:pict w14:anchorId="330B23D3">
          <v:shape id="Rukopis 173" o:spid="_x0000_s1046" type="#_x0000_t75" style="position:absolute;left:0;text-align:left;margin-left:321pt;margin-top:6.3pt;width:39.8pt;height:11.45pt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">
            <v:imagedata r:id="rId38" o:title=""/>
            <w10:wrap anchorx="margin"/>
          </v:shape>
        </w:pict>
      </w:r>
    </w:p>
    <w:p w14:paraId="147867A3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 xml:space="preserve">Deklarace funkcí: </w:t>
      </w:r>
      <w:proofErr w:type="spellStart"/>
      <w:r w:rsidRPr="00C4233E">
        <w:rPr>
          <w:color w:val="000000"/>
          <w:lang w:val="cs-CZ"/>
        </w:rPr>
        <w:t>int</w:t>
      </w:r>
      <w:proofErr w:type="spellEnd"/>
      <w:r w:rsidRPr="00C4233E">
        <w:rPr>
          <w:color w:val="000000"/>
          <w:lang w:val="cs-CZ"/>
        </w:rPr>
        <w:t xml:space="preserve"> </w:t>
      </w:r>
      <w:proofErr w:type="spellStart"/>
      <w:proofErr w:type="gramStart"/>
      <w:r w:rsidRPr="00C4233E">
        <w:rPr>
          <w:color w:val="000000"/>
          <w:lang w:val="cs-CZ"/>
        </w:rPr>
        <w:t>secti</w:t>
      </w:r>
      <w:proofErr w:type="spellEnd"/>
      <w:r w:rsidRPr="00C4233E">
        <w:rPr>
          <w:color w:val="000000"/>
          <w:lang w:val="cs-CZ"/>
        </w:rPr>
        <w:t>(</w:t>
      </w:r>
      <w:proofErr w:type="spellStart"/>
      <w:proofErr w:type="gramEnd"/>
      <w:r w:rsidRPr="00C4233E">
        <w:rPr>
          <w:color w:val="000000"/>
          <w:lang w:val="cs-CZ"/>
        </w:rPr>
        <w:t>int</w:t>
      </w:r>
      <w:proofErr w:type="spellEnd"/>
      <w:r w:rsidRPr="00C4233E">
        <w:rPr>
          <w:color w:val="000000"/>
          <w:lang w:val="cs-CZ"/>
        </w:rPr>
        <w:t xml:space="preserve"> a, </w:t>
      </w:r>
      <w:proofErr w:type="spellStart"/>
      <w:r w:rsidRPr="00C4233E">
        <w:rPr>
          <w:color w:val="000000"/>
          <w:lang w:val="cs-CZ"/>
        </w:rPr>
        <w:t>int</w:t>
      </w:r>
      <w:proofErr w:type="spellEnd"/>
      <w:r w:rsidRPr="00C4233E">
        <w:rPr>
          <w:color w:val="000000"/>
          <w:lang w:val="cs-CZ"/>
        </w:rPr>
        <w:t xml:space="preserve"> b)</w:t>
      </w:r>
    </w:p>
    <w:p w14:paraId="6A2C9F8B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Konstanty</w:t>
      </w:r>
    </w:p>
    <w:p w14:paraId="4CF194B3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cs-CZ"/>
        </w:rPr>
      </w:pPr>
      <w:r w:rsidRPr="00C4233E">
        <w:rPr>
          <w:color w:val="000000"/>
          <w:highlight w:val="yellow"/>
          <w:lang w:val="cs-CZ"/>
        </w:rPr>
        <w:t>Řízen makry</w:t>
      </w:r>
    </w:p>
    <w:p w14:paraId="6AE284DF" w14:textId="77777777" w:rsidR="00697C42" w:rsidRPr="00C4233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cs-CZ"/>
        </w:rPr>
      </w:pPr>
      <w:r w:rsidRPr="00C4233E">
        <w:rPr>
          <w:color w:val="000000"/>
          <w:highlight w:val="yellow"/>
          <w:lang w:val="cs-CZ"/>
        </w:rPr>
        <w:t xml:space="preserve">Podmíněný překlad </w:t>
      </w:r>
    </w:p>
    <w:p w14:paraId="0F1043CB" w14:textId="77777777" w:rsidR="00697C42" w:rsidRPr="00C4233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gramStart"/>
      <w:r w:rsidRPr="00C4233E">
        <w:rPr>
          <w:color w:val="000000"/>
          <w:lang w:val="cs-CZ"/>
        </w:rPr>
        <w:t>Zařizuje</w:t>
      </w:r>
      <w:proofErr w:type="gramEnd"/>
      <w:r w:rsidRPr="00C4233E">
        <w:rPr>
          <w:color w:val="000000"/>
          <w:lang w:val="cs-CZ"/>
        </w:rPr>
        <w:t xml:space="preserve"> že bude obsah vložen pouze jednou</w:t>
      </w:r>
    </w:p>
    <w:p w14:paraId="7E05820F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 xml:space="preserve">Do </w:t>
      </w:r>
      <w:proofErr w:type="spellStart"/>
      <w:r w:rsidRPr="00C4233E">
        <w:rPr>
          <w:color w:val="000000"/>
          <w:lang w:val="cs-CZ"/>
        </w:rPr>
        <w:t>mainu</w:t>
      </w:r>
      <w:proofErr w:type="spellEnd"/>
      <w:r w:rsidRPr="00C4233E">
        <w:rPr>
          <w:color w:val="000000"/>
          <w:lang w:val="cs-CZ"/>
        </w:rPr>
        <w:t xml:space="preserve"> vkládáme pomocí příkazu </w:t>
      </w:r>
      <w:r w:rsidRPr="00C4233E">
        <w:rPr>
          <w:color w:val="000000"/>
          <w:highlight w:val="yellow"/>
          <w:lang w:val="cs-CZ"/>
        </w:rPr>
        <w:t>#include</w:t>
      </w:r>
    </w:p>
    <w:p w14:paraId="345B65F2" w14:textId="77777777" w:rsidR="00697C42" w:rsidRPr="00C4233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#include &lt;</w:t>
      </w:r>
      <w:proofErr w:type="spellStart"/>
      <w:r w:rsidRPr="00C4233E">
        <w:rPr>
          <w:color w:val="000000"/>
          <w:lang w:val="cs-CZ"/>
        </w:rPr>
        <w:t>stdio.h</w:t>
      </w:r>
      <w:proofErr w:type="spellEnd"/>
      <w:r w:rsidRPr="00C4233E">
        <w:rPr>
          <w:color w:val="000000"/>
          <w:lang w:val="cs-CZ"/>
        </w:rPr>
        <w:t>&gt; - hlavičkové soubory které byly nainstalovány společně s C</w:t>
      </w:r>
    </w:p>
    <w:p w14:paraId="3162CF5B" w14:textId="77777777" w:rsidR="00697C42" w:rsidRPr="00C4233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C4233E">
        <w:rPr>
          <w:color w:val="000000"/>
          <w:lang w:val="cs-CZ"/>
        </w:rPr>
        <w:t>#include “</w:t>
      </w:r>
      <w:proofErr w:type="spellStart"/>
      <w:r w:rsidRPr="00C4233E">
        <w:rPr>
          <w:color w:val="000000"/>
          <w:lang w:val="cs-CZ"/>
        </w:rPr>
        <w:t>moje.h</w:t>
      </w:r>
      <w:proofErr w:type="spellEnd"/>
      <w:r w:rsidRPr="00C4233E">
        <w:rPr>
          <w:color w:val="000000"/>
          <w:lang w:val="cs-CZ"/>
        </w:rPr>
        <w:t xml:space="preserve">“ – vlastní hlavičkové soubory </w:t>
      </w:r>
    </w:p>
    <w:p w14:paraId="36B992C0" w14:textId="77777777" w:rsidR="00697C42" w:rsidRPr="00C4233E" w:rsidRDefault="00000000">
      <w:pPr>
        <w:pStyle w:val="Nadpis2"/>
        <w:rPr>
          <w:b/>
          <w:color w:val="000000"/>
          <w:lang w:val="cs-CZ"/>
        </w:rPr>
      </w:pPr>
      <w:r w:rsidRPr="00C4233E">
        <w:rPr>
          <w:b/>
          <w:color w:val="000000"/>
          <w:lang w:val="cs-CZ"/>
        </w:rPr>
        <w:t>Zdrojové soubory (.c)</w:t>
      </w:r>
    </w:p>
    <w:p w14:paraId="083FAE8A" w14:textId="77777777" w:rsidR="00697C42" w:rsidRPr="00C4233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C4233E">
        <w:rPr>
          <w:color w:val="000000"/>
          <w:lang w:val="cs-CZ"/>
        </w:rPr>
        <w:t>Definice funkcí</w:t>
      </w:r>
    </w:p>
    <w:p w14:paraId="0E178EFF" w14:textId="77777777" w:rsidR="00697C42" w:rsidRPr="00C4233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  <w:r w:rsidRPr="00C4233E">
        <w:rPr>
          <w:lang w:val="cs-CZ"/>
        </w:rPr>
        <w:pict w14:anchorId="4D6A260D">
          <v:shape id="Rukopis 25" o:spid="_x0000_s1045" type="#_x0000_t75" style="position:absolute;left:0;text-align:left;margin-left:127.15pt;margin-top:9.2pt;width:.75pt;height:10.1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">
            <v:imagedata r:id="rId39" o:title=""/>
            <w10:wrap anchorx="margin"/>
          </v:shape>
        </w:pict>
      </w:r>
      <w:r w:rsidRPr="00C4233E">
        <w:rPr>
          <w:lang w:val="cs-CZ"/>
        </w:rPr>
        <w:pict w14:anchorId="7C4296BD">
          <v:shape id="Rukopis 24" o:spid="_x0000_s1044" type="#_x0000_t75" style="position:absolute;left:0;text-align:left;margin-left:121.1pt;margin-top:15.2pt;width:3.3pt;height:5.2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">
            <v:imagedata r:id="rId40" o:title=""/>
            <w10:wrap anchorx="margin"/>
          </v:shape>
        </w:pict>
      </w:r>
      <w:r w:rsidRPr="00C4233E">
        <w:rPr>
          <w:lang w:val="cs-CZ"/>
        </w:rPr>
        <w:pict w14:anchorId="219DBE95">
          <v:shape id="Rukopis 23" o:spid="_x0000_s1043" type="#_x0000_t75" style="position:absolute;left:0;text-align:left;margin-left:117.4pt;margin-top:14.05pt;width:.8pt;height:.8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">
            <v:imagedata r:id="rId41" o:title=""/>
            <w10:wrap anchorx="margin"/>
          </v:shape>
        </w:pict>
      </w:r>
      <w:r w:rsidRPr="00C4233E">
        <w:rPr>
          <w:lang w:val="cs-CZ"/>
        </w:rPr>
        <w:pict w14:anchorId="3BA51F97">
          <v:shape id="Rukopis 22" o:spid="_x0000_s1042" type="#_x0000_t75" style="position:absolute;left:0;text-align:left;margin-left:117.75pt;margin-top:16.35pt;width:.75pt;height:2.9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">
            <v:imagedata r:id="rId42" o:title=""/>
            <w10:wrap anchorx="margin"/>
          </v:shape>
        </w:pict>
      </w:r>
      <w:r w:rsidRPr="00C4233E">
        <w:rPr>
          <w:lang w:val="cs-CZ"/>
        </w:rPr>
        <w:pict w14:anchorId="48B9A5F1">
          <v:shape id="Rukopis 21" o:spid="_x0000_s1041" type="#_x0000_t75" style="position:absolute;left:0;text-align:left;margin-left:108.75pt;margin-top:8.45pt;width:5.4pt;height:14.1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">
            <v:imagedata r:id="rId43" o:title=""/>
            <w10:wrap anchorx="margin"/>
          </v:shape>
        </w:pict>
      </w:r>
      <w:r w:rsidRPr="00C4233E">
        <w:rPr>
          <w:lang w:val="cs-CZ"/>
        </w:rPr>
        <w:pict w14:anchorId="151FF056">
          <v:shape id="Rukopis 19" o:spid="_x0000_s1040" type="#_x0000_t75" style="position:absolute;left:0;text-align:left;margin-left:59.65pt;margin-top:13.3pt;width:37.1pt;height:10.8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">
            <v:imagedata r:id="rId44" o:title=""/>
            <w10:wrap anchorx="margin"/>
          </v:shape>
        </w:pict>
      </w:r>
      <w:r w:rsidRPr="00C4233E">
        <w:rPr>
          <w:lang w:val="cs-CZ"/>
        </w:rPr>
        <w:pict w14:anchorId="0553C84C">
          <v:shape id="Rukopis 20" o:spid="_x0000_s1039" type="#_x0000_t75" style="position:absolute;left:0;text-align:left;margin-left:22.5pt;margin-top:12.2pt;width:23.25pt;height:12.7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">
            <v:imagedata r:id="rId45" o:title=""/>
            <w10:wrap anchorx="margin"/>
          </v:shape>
        </w:pict>
      </w:r>
      <w:r w:rsidRPr="00C4233E">
        <w:rPr>
          <w:lang w:val="cs-CZ"/>
        </w:rPr>
        <w:pict w14:anchorId="7A37AFCC">
          <v:shape id="Rukopis 107" o:spid="_x0000_s1038" type="#_x0000_t75" style="position:absolute;left:0;text-align:left;margin-left:193.65pt;margin-top:4.9pt;width:65.25pt;height:14.6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">
            <v:imagedata r:id="rId46" o:title=""/>
            <w10:wrap anchorx="margin"/>
          </v:shape>
        </w:pict>
      </w:r>
      <w:r w:rsidRPr="00C4233E">
        <w:rPr>
          <w:lang w:val="cs-CZ"/>
        </w:rPr>
        <w:pict w14:anchorId="45601B0C">
          <v:shape id="Rukopis 96" o:spid="_x0000_s1037" type="#_x0000_t75" style="position:absolute;left:0;text-align:left;margin-left:180.6pt;margin-top:4.55pt;width:5.4pt;height:18.2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">
            <v:imagedata r:id="rId47" o:title=""/>
            <w10:wrap anchorx="margin"/>
          </v:shape>
        </w:pict>
      </w:r>
      <w:r w:rsidRPr="00C4233E">
        <w:rPr>
          <w:lang w:val="cs-CZ"/>
        </w:rPr>
        <w:pict w14:anchorId="12FA719B">
          <v:shape id="Rukopis 34" o:spid="_x0000_s1036" type="#_x0000_t75" style="position:absolute;left:0;text-align:left;margin-left:146.65pt;margin-top:6.95pt;width:24.35pt;height:17.4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">
            <v:imagedata r:id="rId48" o:title=""/>
            <w10:wrap anchorx="margin"/>
          </v:shape>
        </w:pict>
      </w:r>
      <w:r w:rsidRPr="00C4233E">
        <w:rPr>
          <w:lang w:val="cs-CZ"/>
        </w:rPr>
        <w:pict w14:anchorId="2CE4FD69">
          <v:shape id="Rukopis 26" o:spid="_x0000_s1035" type="#_x0000_t75" style="position:absolute;left:0;text-align:left;margin-left:124.15pt;margin-top:15.05pt;width:8.2pt;height:.8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">
            <v:imagedata r:id="rId49" o:title=""/>
            <w10:wrap anchorx="margin"/>
          </v:shape>
        </w:pict>
      </w:r>
    </w:p>
    <w:p w14:paraId="38D57C38" w14:textId="77777777" w:rsidR="00697C42" w:rsidRPr="00C4233E" w:rsidRDefault="00000000">
      <w:pPr>
        <w:ind w:left="360"/>
        <w:rPr>
          <w:lang w:val="cs-CZ"/>
        </w:rPr>
      </w:pPr>
      <w:r w:rsidRPr="00C4233E">
        <w:rPr>
          <w:lang w:val="cs-CZ"/>
        </w:rPr>
        <w:pict w14:anchorId="67DA5E2A">
          <v:shape id="Rukopis 121" o:spid="_x0000_s1034" type="#_x0000_t75" style="position:absolute;left:0;text-align:left;margin-left:209.7pt;margin-top:32.5pt;width:62.95pt;height:17.2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">
            <v:imagedata r:id="rId50" o:title=""/>
            <w10:wrap anchorx="margin"/>
          </v:shape>
        </w:pict>
      </w:r>
      <w:r w:rsidRPr="00C4233E">
        <w:rPr>
          <w:lang w:val="cs-CZ"/>
        </w:rPr>
        <w:pict w14:anchorId="3F5B53DD">
          <v:shape id="Rukopis 110" o:spid="_x0000_s1033" type="#_x0000_t75" style="position:absolute;left:0;text-align:left;margin-left:178.75pt;margin-top:16.9pt;width:19.95pt;height:54.3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">
            <v:imagedata r:id="rId51" o:title=""/>
            <w10:wrap anchorx="margin"/>
          </v:shape>
        </w:pict>
      </w:r>
      <w:r w:rsidRPr="00C4233E">
        <w:rPr>
          <w:lang w:val="cs-CZ"/>
        </w:rPr>
        <w:pict w14:anchorId="2DAD20A0">
          <v:shape id="Rukopis 93" o:spid="_x0000_s1032" type="#_x0000_t75" style="position:absolute;left:0;text-align:left;margin-left:24.35pt;margin-top:54.6pt;width:7.55pt;height:19.8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">
            <v:imagedata r:id="rId52" o:title=""/>
            <w10:wrap anchorx="margin"/>
          </v:shape>
        </w:pict>
      </w:r>
      <w:r w:rsidRPr="00C4233E">
        <w:rPr>
          <w:lang w:val="cs-CZ"/>
        </w:rPr>
        <w:pict w14:anchorId="65C95DB5">
          <v:shape id="Rukopis 90" o:spid="_x0000_s1031" type="#_x0000_t75" style="position:absolute;left:0;text-align:left;margin-left:38.25pt;margin-top:37.3pt;width:99.4pt;height:16.8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">
            <v:imagedata r:id="rId53" o:title=""/>
            <w10:wrap anchorx="margin"/>
          </v:shape>
        </w:pict>
      </w:r>
      <w:r w:rsidRPr="00C4233E">
        <w:rPr>
          <w:lang w:val="cs-CZ"/>
        </w:rPr>
        <w:pict w14:anchorId="791CE2CF">
          <v:shape id="Rukopis 63" o:spid="_x0000_s1030" type="#_x0000_t75" style="position:absolute;left:0;text-align:left;margin-left:149.65pt;margin-top:16.7pt;width:33.2pt;height:14.7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">
            <v:imagedata r:id="rId54" o:title=""/>
            <w10:wrap anchorx="margin"/>
          </v:shape>
        </w:pict>
      </w:r>
      <w:r w:rsidRPr="00C4233E">
        <w:rPr>
          <w:lang w:val="cs-CZ"/>
        </w:rPr>
        <w:pict w14:anchorId="64361B47">
          <v:shape id="Rukopis 64" o:spid="_x0000_s1029" type="#_x0000_t75" style="position:absolute;left:0;text-align:left;margin-left:112.9pt;margin-top:18.2pt;width:26pt;height:13.9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">
            <v:imagedata r:id="rId55" o:title=""/>
            <w10:wrap anchorx="margin"/>
          </v:shape>
        </w:pict>
      </w:r>
      <w:r w:rsidRPr="00C4233E">
        <w:rPr>
          <w:lang w:val="cs-CZ"/>
        </w:rPr>
        <w:pict w14:anchorId="0AC16B35">
          <v:shape id="Rukopis 53" o:spid="_x0000_s1028" type="#_x0000_t75" style="position:absolute;left:0;text-align:left;margin-left:59.65pt;margin-top:18.2pt;width:41.6pt;height:13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">
            <v:imagedata r:id="rId56" o:title=""/>
            <w10:wrap anchorx="margin"/>
          </v:shape>
        </w:pict>
      </w:r>
      <w:r w:rsidRPr="00C4233E">
        <w:rPr>
          <w:lang w:val="cs-CZ"/>
        </w:rPr>
        <w:pict w14:anchorId="393A7FC2">
          <v:shape id="Rukopis 41" o:spid="_x0000_s1027" type="#_x0000_t75" style="position:absolute;left:0;text-align:left;margin-left:22.5pt;margin-top:19.7pt;width:21.6pt;height:11.5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">
            <v:imagedata r:id="rId57" o:title=""/>
            <w10:wrap anchorx="margin"/>
          </v:shape>
        </w:pict>
      </w:r>
    </w:p>
    <w:sectPr w:rsidR="00697C42" w:rsidRPr="00C4233E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8FDBB1F5-3A3D-4580-B48B-E8923892E0E9}"/>
    <w:embedBold r:id="rId2" w:fontKey="{E1180AE5-6B30-4636-8DCC-6B8DB8DFBBEE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BA3D8BC6-014E-4709-9F39-C3ADAC0CA1BD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4" w:fontKey="{F841670D-08F5-41D2-80EA-E45B851E0E57}"/>
    <w:embedBold r:id="rId5" w:fontKey="{BA5BE178-66DD-4DF6-9432-54B4FE594905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6" w:fontKey="{A218338D-FC80-4FF5-91F3-EBAD40296AAF}"/>
    <w:embedItalic r:id="rId7" w:fontKey="{CAF7765E-8FD6-46AA-9796-6B4789003987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EE"/>
    <w:family w:val="modern"/>
    <w:pitch w:val="fixed"/>
    <w:sig w:usb0="200002F7" w:usb1="02003803" w:usb2="00000000" w:usb3="00000000" w:csb0="0000019F" w:csb1="00000000"/>
    <w:embedRegular r:id="rId8" w:fontKey="{430A1846-6C1D-4321-AE1A-4D316DD66B02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13323"/>
    <w:multiLevelType w:val="multilevel"/>
    <w:tmpl w:val="11BCB7AA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783ED8"/>
    <w:multiLevelType w:val="multilevel"/>
    <w:tmpl w:val="3448F93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91719476">
    <w:abstractNumId w:val="1"/>
  </w:num>
  <w:num w:numId="2" w16cid:durableId="3666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C42"/>
    <w:rsid w:val="00236EEE"/>
    <w:rsid w:val="00697C42"/>
    <w:rsid w:val="00C4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4A1F890"/>
  <w15:docId w15:val="{9AAB070E-73E8-492A-86CA-1DA8885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GB"/>
    </w:rPr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93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F92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C23650"/>
    <w:pPr>
      <w:ind w:left="720"/>
      <w:contextualSpacing/>
    </w:pPr>
  </w:style>
  <w:style w:type="paragraph" w:customStyle="1" w:styleId="msonormal0">
    <w:name w:val="msonormal"/>
    <w:basedOn w:val="Normln"/>
    <w:rsid w:val="000D4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/>
    </w:rPr>
  </w:style>
  <w:style w:type="character" w:customStyle="1" w:styleId="hljs-meta">
    <w:name w:val="hljs-meta"/>
    <w:basedOn w:val="Standardnpsmoodstavce"/>
    <w:rsid w:val="000D4852"/>
  </w:style>
  <w:style w:type="character" w:customStyle="1" w:styleId="hljs-meta-keyword">
    <w:name w:val="hljs-meta-keyword"/>
    <w:basedOn w:val="Standardnpsmoodstavce"/>
    <w:rsid w:val="000D4852"/>
  </w:style>
  <w:style w:type="character" w:customStyle="1" w:styleId="hljs-function">
    <w:name w:val="hljs-function"/>
    <w:basedOn w:val="Standardnpsmoodstavce"/>
    <w:rsid w:val="000D4852"/>
  </w:style>
  <w:style w:type="character" w:customStyle="1" w:styleId="hljs-keyword">
    <w:name w:val="hljs-keyword"/>
    <w:basedOn w:val="Standardnpsmoodstavce"/>
    <w:rsid w:val="000D4852"/>
  </w:style>
  <w:style w:type="character" w:customStyle="1" w:styleId="hljs-title">
    <w:name w:val="hljs-title"/>
    <w:basedOn w:val="Standardnpsmoodstavce"/>
    <w:rsid w:val="000D4852"/>
  </w:style>
  <w:style w:type="character" w:customStyle="1" w:styleId="hljs-params">
    <w:name w:val="hljs-params"/>
    <w:basedOn w:val="Standardnpsmoodstavce"/>
    <w:rsid w:val="000D4852"/>
  </w:style>
  <w:style w:type="character" w:customStyle="1" w:styleId="NzevChar">
    <w:name w:val="Název Char"/>
    <w:basedOn w:val="Standardnpsmoodstavce"/>
    <w:link w:val="Nzev"/>
    <w:uiPriority w:val="10"/>
    <w:rsid w:val="00F9282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Nadpis2Char">
    <w:name w:val="Nadpis 2 Char"/>
    <w:basedOn w:val="Standardnpsmoodstavce"/>
    <w:link w:val="Nadpis2"/>
    <w:uiPriority w:val="9"/>
    <w:rsid w:val="00D937B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7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32" Type="http://schemas.openxmlformats.org/officeDocument/2006/relationships/image" Target="media/image26.png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4" Type="http://schemas.openxmlformats.org/officeDocument/2006/relationships/settings" Target="settings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JsI4XJpYJbcoK3u3FcLlZYRgIQ==">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152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Luccy Armorr</dc:creator>
  <cp:lastModifiedBy>Luccy Armorr</cp:lastModifiedBy>
  <cp:revision>2</cp:revision>
  <dcterms:created xsi:type="dcterms:W3CDTF">2023-11-14T16:43:00Z</dcterms:created>
  <dcterms:modified xsi:type="dcterms:W3CDTF">2024-05-26T19:53:00Z</dcterms:modified>
</cp:coreProperties>
</file>